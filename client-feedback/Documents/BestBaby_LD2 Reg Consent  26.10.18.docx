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BDA6" w14:textId="77777777" w:rsidR="00543755" w:rsidRDefault="00000000">
      <w:pPr>
        <w:spacing w:after="40"/>
        <w:jc w:val="center"/>
      </w:pPr>
      <w:r>
        <w:rPr>
          <w:noProof/>
        </w:rPr>
        <w:drawing>
          <wp:inline distT="0" distB="0" distL="0" distR="0" wp14:anchorId="7F4FA5F8" wp14:editId="2D9F1740">
            <wp:extent cx="133350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333500" cy="838200"/>
                    </a:xfrm>
                    <a:prstGeom prst="rect">
                      <a:avLst/>
                    </a:prstGeom>
                  </pic:spPr>
                </pic:pic>
              </a:graphicData>
            </a:graphic>
          </wp:inline>
        </w:drawing>
      </w:r>
    </w:p>
    <w:p w14:paraId="7C507E7D" w14:textId="77777777" w:rsidR="00543755" w:rsidRDefault="00000000">
      <w:pPr>
        <w:pBdr>
          <w:bottom w:val="single" w:sz="2" w:space="0" w:color="E8DDD0"/>
        </w:pBdr>
        <w:spacing w:after="200"/>
        <w:jc w:val="center"/>
      </w:pPr>
      <w:r>
        <w:rPr>
          <w:rFonts w:ascii="Calibri" w:eastAsia="Calibri" w:hAnsi="Calibri" w:cs="Calibri"/>
          <w:color w:val="666666"/>
          <w:spacing w:val="80"/>
          <w:sz w:val="16"/>
          <w:szCs w:val="16"/>
        </w:rPr>
        <w:t>P R I V A T E   B E T A</w:t>
      </w:r>
    </w:p>
    <w:p w14:paraId="3624B018" w14:textId="0C416964" w:rsidR="00543755" w:rsidRDefault="00000000" w:rsidP="00DB4CD4">
      <w:pPr>
        <w:spacing w:after="80"/>
        <w:jc w:val="center"/>
      </w:pPr>
      <w:r>
        <w:rPr>
          <w:rFonts w:ascii="Georgia" w:eastAsia="Georgia" w:hAnsi="Georgia" w:cs="Georgia"/>
          <w:b/>
          <w:bCs/>
          <w:color w:val="2C2C2C"/>
          <w:sz w:val="34"/>
          <w:szCs w:val="34"/>
        </w:rPr>
        <w:t>Basic Registratio</w:t>
      </w:r>
      <w:r w:rsidR="001C4055">
        <w:rPr>
          <w:rFonts w:ascii="Georgia" w:eastAsia="Georgia" w:hAnsi="Georgia" w:cs="Georgia"/>
          <w:b/>
          <w:bCs/>
          <w:color w:val="2C2C2C"/>
          <w:sz w:val="34"/>
          <w:szCs w:val="34"/>
        </w:rPr>
        <w:t>n &amp; Consent</w:t>
      </w:r>
    </w:p>
    <w:p w14:paraId="38844D34" w14:textId="77777777" w:rsidR="00543755" w:rsidRDefault="00000000">
      <w:pPr>
        <w:spacing w:after="80"/>
      </w:pPr>
      <w:r>
        <w:rPr>
          <w:rFonts w:ascii="Calibri" w:eastAsia="Calibri" w:hAnsi="Calibri" w:cs="Calibri"/>
          <w:color w:val="666666"/>
          <w:sz w:val="17"/>
          <w:szCs w:val="17"/>
        </w:rPr>
        <w:t>Fields marked * are required.</w:t>
      </w:r>
    </w:p>
    <w:p w14:paraId="21AA969B" w14:textId="4336D8F6" w:rsidR="00543755" w:rsidRDefault="00000000">
      <w:pPr>
        <w:spacing w:before="140" w:after="40"/>
      </w:pPr>
      <w:r>
        <w:rPr>
          <w:rFonts w:ascii="Calibri" w:eastAsia="Calibri" w:hAnsi="Calibri" w:cs="Calibri"/>
          <w:b/>
          <w:bCs/>
          <w:color w:val="666666"/>
          <w:spacing w:val="60"/>
          <w:sz w:val="16"/>
          <w:szCs w:val="16"/>
        </w:rPr>
        <w:t>EMAIL ADDRESS</w:t>
      </w:r>
      <w:r>
        <w:rPr>
          <w:rFonts w:ascii="Calibri" w:eastAsia="Calibri" w:hAnsi="Calibri" w:cs="Calibri"/>
          <w:b/>
          <w:bCs/>
          <w:color w:val="C49A2A"/>
          <w:sz w:val="16"/>
          <w:szCs w:val="16"/>
        </w:rPr>
        <w:t xml:space="preserve">  *</w:t>
      </w:r>
    </w:p>
    <w:p w14:paraId="28608A49" w14:textId="77777777" w:rsidR="00543755" w:rsidRDefault="00000000">
      <w:pPr>
        <w:pBdr>
          <w:top w:val="single" w:sz="4" w:space="0" w:color="BBBBBB"/>
          <w:left w:val="single" w:sz="4" w:space="0" w:color="BBBBBB"/>
          <w:bottom w:val="single" w:sz="4" w:space="0" w:color="BBBBBB"/>
          <w:right w:val="single" w:sz="4" w:space="0" w:color="BBBBBB"/>
        </w:pBdr>
        <w:shd w:val="clear" w:color="auto" w:fill="F0F0F0"/>
        <w:spacing w:after="60"/>
      </w:pPr>
      <w:r>
        <w:rPr>
          <w:rFonts w:ascii="Calibri" w:eastAsia="Calibri" w:hAnsi="Calibri" w:cs="Calibri"/>
          <w:i/>
          <w:iCs/>
          <w:color w:val="999999"/>
        </w:rPr>
        <w:t>email@example.com — pre-filled and locked, cannot be edited</w:t>
      </w:r>
    </w:p>
    <w:p w14:paraId="1AA5D210" w14:textId="77777777" w:rsidR="00543755" w:rsidRDefault="00000000">
      <w:pPr>
        <w:spacing w:after="80"/>
      </w:pPr>
      <w:r>
        <w:rPr>
          <w:rFonts w:ascii="Calibri" w:eastAsia="Calibri" w:hAnsi="Calibri" w:cs="Calibri"/>
          <w:i/>
          <w:iCs/>
          <w:color w:val="666666"/>
          <w:sz w:val="15"/>
          <w:szCs w:val="15"/>
        </w:rPr>
        <w:t>Your email address was saved when you entered the site.</w:t>
      </w:r>
    </w:p>
    <w:p w14:paraId="782A28F5" w14:textId="77777777" w:rsidR="00B64642" w:rsidRDefault="00B64642" w:rsidP="00B64642">
      <w:pPr>
        <w:spacing w:before="300" w:after="100"/>
      </w:pPr>
      <w:r>
        <w:rPr>
          <w:rFonts w:ascii="Georgia" w:eastAsia="Georgia" w:hAnsi="Georgia" w:cs="Georgia"/>
          <w:b/>
          <w:bCs/>
          <w:color w:val="C49A2A"/>
          <w:sz w:val="24"/>
          <w:szCs w:val="24"/>
        </w:rPr>
        <w:t>About you</w:t>
      </w:r>
    </w:p>
    <w:p w14:paraId="04723A44" w14:textId="77777777" w:rsidR="00B64642" w:rsidRDefault="00B64642" w:rsidP="00B64642">
      <w:pPr>
        <w:spacing w:before="200" w:after="60"/>
      </w:pPr>
      <w:r>
        <w:rPr>
          <w:rFonts w:ascii="Calibri" w:eastAsia="Calibri" w:hAnsi="Calibri" w:cs="Calibri"/>
          <w:b/>
          <w:bCs/>
          <w:color w:val="666666"/>
          <w:spacing w:val="60"/>
          <w:sz w:val="17"/>
          <w:szCs w:val="17"/>
        </w:rPr>
        <w:t>FIRST NAME</w:t>
      </w:r>
      <w:r>
        <w:rPr>
          <w:rFonts w:ascii="Calibri" w:eastAsia="Calibri" w:hAnsi="Calibri" w:cs="Calibri"/>
          <w:b/>
          <w:bCs/>
          <w:color w:val="C49A2A"/>
          <w:sz w:val="17"/>
          <w:szCs w:val="17"/>
        </w:rPr>
        <w:t xml:space="preserve">  *</w:t>
      </w:r>
      <w:r>
        <w:rPr>
          <w:rFonts w:ascii="Calibri" w:eastAsia="Calibri" w:hAnsi="Calibri" w:cs="Calibri"/>
          <w:b/>
          <w:bCs/>
          <w:color w:val="C49A2A"/>
          <w:sz w:val="17"/>
          <w:szCs w:val="17"/>
        </w:rPr>
        <w:tab/>
      </w:r>
      <w:r>
        <w:rPr>
          <w:rFonts w:ascii="Calibri" w:eastAsia="Calibri" w:hAnsi="Calibri" w:cs="Calibri"/>
          <w:b/>
          <w:bCs/>
          <w:color w:val="C49A2A"/>
          <w:sz w:val="17"/>
          <w:szCs w:val="17"/>
        </w:rPr>
        <w:tab/>
      </w:r>
      <w:r>
        <w:rPr>
          <w:rFonts w:ascii="Calibri" w:eastAsia="Calibri" w:hAnsi="Calibri" w:cs="Calibri"/>
          <w:b/>
          <w:bCs/>
          <w:color w:val="C49A2A"/>
          <w:sz w:val="17"/>
          <w:szCs w:val="17"/>
        </w:rPr>
        <w:tab/>
      </w:r>
      <w:r>
        <w:rPr>
          <w:rFonts w:ascii="Calibri" w:eastAsia="Calibri" w:hAnsi="Calibri" w:cs="Calibri"/>
          <w:b/>
          <w:bCs/>
          <w:color w:val="C49A2A"/>
          <w:sz w:val="17"/>
          <w:szCs w:val="17"/>
        </w:rPr>
        <w:tab/>
      </w:r>
      <w:r>
        <w:rPr>
          <w:rFonts w:ascii="Calibri" w:eastAsia="Calibri" w:hAnsi="Calibri" w:cs="Calibri"/>
          <w:b/>
          <w:bCs/>
          <w:color w:val="C49A2A"/>
          <w:sz w:val="17"/>
          <w:szCs w:val="17"/>
        </w:rPr>
        <w:tab/>
      </w:r>
      <w:r>
        <w:rPr>
          <w:rFonts w:ascii="Calibri" w:eastAsia="Calibri" w:hAnsi="Calibri" w:cs="Calibri"/>
          <w:b/>
          <w:bCs/>
          <w:color w:val="666666"/>
          <w:spacing w:val="60"/>
          <w:sz w:val="17"/>
          <w:szCs w:val="17"/>
        </w:rPr>
        <w:t>LAST NAME</w:t>
      </w:r>
      <w:r>
        <w:rPr>
          <w:rFonts w:ascii="Calibri" w:eastAsia="Calibri" w:hAnsi="Calibri" w:cs="Calibri"/>
          <w:b/>
          <w:bCs/>
          <w:color w:val="C49A2A"/>
          <w:sz w:val="17"/>
          <w:szCs w:val="17"/>
        </w:rPr>
        <w:t xml:space="preserve">  *</w:t>
      </w:r>
    </w:p>
    <w:p w14:paraId="2D31EE8A" w14:textId="77777777" w:rsidR="00B64642" w:rsidRDefault="00B64642" w:rsidP="00B64642">
      <w:pPr>
        <w:pBdr>
          <w:top w:val="single" w:sz="4" w:space="0" w:color="E8DDD0"/>
          <w:left w:val="single" w:sz="4" w:space="0" w:color="E8DDD0"/>
          <w:bottom w:val="single" w:sz="4" w:space="0" w:color="E8DDD0"/>
          <w:right w:val="single" w:sz="4" w:space="0" w:color="E8DDD0"/>
        </w:pBdr>
        <w:shd w:val="clear" w:color="auto" w:fill="FAFAFA"/>
        <w:spacing w:after="140"/>
        <w:rPr>
          <w:rFonts w:ascii="Calibri" w:eastAsia="Calibri" w:hAnsi="Calibri" w:cs="Calibri"/>
          <w:i/>
          <w:iCs/>
          <w:color w:val="AAAAAA"/>
        </w:rPr>
      </w:pPr>
      <w:r>
        <w:rPr>
          <w:rFonts w:ascii="Calibri" w:eastAsia="Calibri" w:hAnsi="Calibri" w:cs="Calibri"/>
          <w:i/>
          <w:iCs/>
          <w:color w:val="AAAAAA"/>
        </w:rPr>
        <w:t>First name:</w:t>
      </w:r>
      <w:r>
        <w:rPr>
          <w:rFonts w:ascii="Calibri" w:eastAsia="Calibri" w:hAnsi="Calibri" w:cs="Calibri"/>
          <w:i/>
          <w:iCs/>
          <w:color w:val="AAAAAA"/>
        </w:rPr>
        <w:tab/>
      </w:r>
      <w:r>
        <w:rPr>
          <w:rFonts w:ascii="Calibri" w:eastAsia="Calibri" w:hAnsi="Calibri" w:cs="Calibri"/>
          <w:i/>
          <w:iCs/>
          <w:color w:val="AAAAAA"/>
        </w:rPr>
        <w:tab/>
      </w:r>
      <w:r>
        <w:rPr>
          <w:rFonts w:ascii="Calibri" w:eastAsia="Calibri" w:hAnsi="Calibri" w:cs="Calibri"/>
          <w:i/>
          <w:iCs/>
          <w:color w:val="AAAAAA"/>
        </w:rPr>
        <w:tab/>
      </w:r>
      <w:r>
        <w:rPr>
          <w:rFonts w:ascii="Calibri" w:eastAsia="Calibri" w:hAnsi="Calibri" w:cs="Calibri"/>
          <w:i/>
          <w:iCs/>
          <w:color w:val="AAAAAA"/>
        </w:rPr>
        <w:tab/>
      </w:r>
      <w:r>
        <w:rPr>
          <w:rFonts w:ascii="Calibri" w:eastAsia="Calibri" w:hAnsi="Calibri" w:cs="Calibri"/>
          <w:i/>
          <w:iCs/>
          <w:color w:val="AAAAAA"/>
        </w:rPr>
        <w:tab/>
      </w:r>
      <w:r>
        <w:rPr>
          <w:rFonts w:ascii="Calibri" w:eastAsia="Calibri" w:hAnsi="Calibri" w:cs="Calibri"/>
          <w:i/>
          <w:iCs/>
          <w:color w:val="AAAAAA"/>
        </w:rPr>
        <w:tab/>
        <w:t>Last name:</w:t>
      </w:r>
    </w:p>
    <w:p w14:paraId="20DD9A05" w14:textId="77777777" w:rsidR="00543755" w:rsidRDefault="00000000">
      <w:pPr>
        <w:spacing w:before="140" w:after="40"/>
      </w:pPr>
      <w:r>
        <w:rPr>
          <w:rFonts w:ascii="Calibri" w:eastAsia="Calibri" w:hAnsi="Calibri" w:cs="Calibri"/>
          <w:b/>
          <w:bCs/>
          <w:color w:val="666666"/>
          <w:spacing w:val="60"/>
          <w:sz w:val="16"/>
          <w:szCs w:val="16"/>
        </w:rPr>
        <w:t>PREFERRED NAME</w:t>
      </w:r>
      <w:r>
        <w:rPr>
          <w:rFonts w:ascii="Calibri" w:eastAsia="Calibri" w:hAnsi="Calibri" w:cs="Calibri"/>
          <w:b/>
          <w:bCs/>
          <w:color w:val="C49A2A"/>
          <w:sz w:val="16"/>
          <w:szCs w:val="16"/>
        </w:rPr>
        <w:t xml:space="preserve">  *</w:t>
      </w:r>
    </w:p>
    <w:p w14:paraId="706A6703" w14:textId="77777777" w:rsidR="00543755" w:rsidRDefault="00000000">
      <w:pPr>
        <w:pBdr>
          <w:top w:val="single" w:sz="4" w:space="0" w:color="E8DDD0"/>
          <w:left w:val="single" w:sz="4" w:space="0" w:color="E8DDD0"/>
          <w:bottom w:val="single" w:sz="4" w:space="0" w:color="E8DDD0"/>
          <w:right w:val="single" w:sz="4" w:space="0" w:color="E8DDD0"/>
        </w:pBdr>
        <w:shd w:val="clear" w:color="auto" w:fill="FAFAFA"/>
        <w:spacing w:after="60"/>
      </w:pPr>
      <w:r>
        <w:rPr>
          <w:rFonts w:ascii="Calibri" w:eastAsia="Calibri" w:hAnsi="Calibri" w:cs="Calibri"/>
          <w:i/>
          <w:iCs/>
          <w:color w:val="AAAAAA"/>
        </w:rPr>
        <w:t>What would you like Moira to call you?</w:t>
      </w:r>
    </w:p>
    <w:p w14:paraId="3CFEDCF2" w14:textId="77777777" w:rsidR="00543755" w:rsidRDefault="00000000">
      <w:pPr>
        <w:spacing w:after="80"/>
      </w:pPr>
      <w:r>
        <w:rPr>
          <w:rFonts w:ascii="Calibri" w:eastAsia="Calibri" w:hAnsi="Calibri" w:cs="Calibri"/>
          <w:i/>
          <w:iCs/>
          <w:color w:val="666666"/>
          <w:sz w:val="15"/>
          <w:szCs w:val="15"/>
        </w:rPr>
        <w:t>The name Moira will use when talking with you. Can be a first name, nickname, anything.</w:t>
      </w:r>
    </w:p>
    <w:p w14:paraId="186EF753" w14:textId="2CEE3856" w:rsidR="00543755" w:rsidRDefault="00000000">
      <w:pPr>
        <w:spacing w:before="140" w:after="40"/>
      </w:pPr>
      <w:r>
        <w:rPr>
          <w:rFonts w:ascii="Calibri" w:eastAsia="Calibri" w:hAnsi="Calibri" w:cs="Calibri"/>
          <w:b/>
          <w:bCs/>
          <w:color w:val="666666"/>
          <w:spacing w:val="60"/>
          <w:sz w:val="16"/>
          <w:szCs w:val="16"/>
        </w:rPr>
        <w:t xml:space="preserve">POSTAL CODE </w:t>
      </w:r>
      <w:r>
        <w:rPr>
          <w:rFonts w:ascii="Calibri" w:eastAsia="Calibri" w:hAnsi="Calibri" w:cs="Calibri"/>
          <w:b/>
          <w:bCs/>
          <w:color w:val="C49A2A"/>
          <w:sz w:val="16"/>
          <w:szCs w:val="16"/>
        </w:rPr>
        <w:t>*</w:t>
      </w:r>
    </w:p>
    <w:p w14:paraId="7412E299" w14:textId="1B9E6E24" w:rsidR="00543755" w:rsidRDefault="00000000">
      <w:pPr>
        <w:pBdr>
          <w:top w:val="single" w:sz="4" w:space="0" w:color="E8DDD0"/>
          <w:left w:val="single" w:sz="4" w:space="0" w:color="E8DDD0"/>
          <w:bottom w:val="single" w:sz="4" w:space="0" w:color="E8DDD0"/>
          <w:right w:val="single" w:sz="4" w:space="0" w:color="E8DDD0"/>
        </w:pBdr>
        <w:shd w:val="clear" w:color="auto" w:fill="FAFAFA"/>
        <w:spacing w:after="60"/>
      </w:pPr>
      <w:r>
        <w:rPr>
          <w:rFonts w:ascii="Calibri" w:eastAsia="Calibri" w:hAnsi="Calibri" w:cs="Calibri"/>
          <w:i/>
          <w:iCs/>
          <w:color w:val="AAAAAA"/>
        </w:rPr>
        <w:t xml:space="preserve">e.g. EH1 1YZ </w:t>
      </w:r>
    </w:p>
    <w:p w14:paraId="138BF14F" w14:textId="77777777" w:rsidR="00543755" w:rsidRDefault="00000000">
      <w:pPr>
        <w:spacing w:after="80"/>
      </w:pPr>
      <w:r>
        <w:rPr>
          <w:rFonts w:ascii="Calibri" w:eastAsia="Calibri" w:hAnsi="Calibri" w:cs="Calibri"/>
          <w:i/>
          <w:iCs/>
          <w:color w:val="666666"/>
          <w:sz w:val="15"/>
          <w:szCs w:val="15"/>
        </w:rPr>
        <w:t>Helps us tailor content and guidance to where you are.</w:t>
      </w:r>
    </w:p>
    <w:p w14:paraId="11FBD75D" w14:textId="77777777" w:rsidR="00543755" w:rsidRDefault="00000000">
      <w:pPr>
        <w:spacing w:before="140" w:after="40"/>
      </w:pPr>
      <w:r>
        <w:rPr>
          <w:rFonts w:ascii="Calibri" w:eastAsia="Calibri" w:hAnsi="Calibri" w:cs="Calibri"/>
          <w:b/>
          <w:bCs/>
          <w:color w:val="666666"/>
          <w:spacing w:val="60"/>
          <w:sz w:val="16"/>
          <w:szCs w:val="16"/>
        </w:rPr>
        <w:t>AGE CONFIRMATION</w:t>
      </w:r>
      <w:r>
        <w:rPr>
          <w:rFonts w:ascii="Calibri" w:eastAsia="Calibri" w:hAnsi="Calibri" w:cs="Calibri"/>
          <w:b/>
          <w:bCs/>
          <w:color w:val="C49A2A"/>
          <w:sz w:val="16"/>
          <w:szCs w:val="16"/>
        </w:rPr>
        <w:t xml:space="preserve">  *</w:t>
      </w:r>
    </w:p>
    <w:p w14:paraId="0581D7BE" w14:textId="77777777" w:rsidR="00543755" w:rsidRDefault="00000000">
      <w:pPr>
        <w:shd w:val="clear" w:color="auto" w:fill="F7F3EE"/>
        <w:spacing w:before="40" w:after="40"/>
      </w:pPr>
      <w:r>
        <w:rPr>
          <w:rFonts w:ascii="Calibri" w:eastAsia="Calibri" w:hAnsi="Calibri" w:cs="Calibri"/>
          <w:color w:val="C49A2A"/>
        </w:rPr>
        <w:t xml:space="preserve">☐  </w:t>
      </w:r>
      <w:r>
        <w:rPr>
          <w:rFonts w:ascii="Calibri" w:eastAsia="Calibri" w:hAnsi="Calibri" w:cs="Calibri"/>
          <w:color w:val="2C2C2C"/>
        </w:rPr>
        <w:t>Yes, I confirm I am 18 or older.</w:t>
      </w:r>
    </w:p>
    <w:p w14:paraId="613E360A" w14:textId="77777777" w:rsidR="00543755" w:rsidRDefault="00000000">
      <w:pPr>
        <w:spacing w:after="80"/>
        <w:rPr>
          <w:rFonts w:ascii="Calibri" w:eastAsia="Calibri" w:hAnsi="Calibri" w:cs="Calibri"/>
          <w:color w:val="666666"/>
          <w:sz w:val="17"/>
          <w:szCs w:val="17"/>
        </w:rPr>
      </w:pPr>
      <w:r>
        <w:rPr>
          <w:rFonts w:ascii="Calibri" w:eastAsia="Calibri" w:hAnsi="Calibri" w:cs="Calibri"/>
          <w:color w:val="666666"/>
          <w:sz w:val="17"/>
          <w:szCs w:val="17"/>
        </w:rPr>
        <w:t>You must confirm your age to create a BestBaby account.</w:t>
      </w:r>
    </w:p>
    <w:p w14:paraId="52F4EA75" w14:textId="77777777" w:rsidR="00B64642" w:rsidRDefault="00B64642" w:rsidP="00B64642">
      <w:pPr>
        <w:spacing w:before="200" w:after="60"/>
      </w:pPr>
      <w:r>
        <w:rPr>
          <w:rFonts w:ascii="Calibri" w:eastAsia="Calibri" w:hAnsi="Calibri" w:cs="Calibri"/>
          <w:b/>
          <w:bCs/>
          <w:color w:val="666666"/>
          <w:spacing w:val="60"/>
          <w:sz w:val="17"/>
          <w:szCs w:val="17"/>
        </w:rPr>
        <w:t>ARE YOU A HEALTHCARE OR CHILDCARE PROFESSIONAL?</w:t>
      </w:r>
    </w:p>
    <w:p w14:paraId="18D35FB3" w14:textId="77777777" w:rsidR="00B64642" w:rsidRDefault="00B64642" w:rsidP="00B64642">
      <w:pPr>
        <w:spacing w:before="40" w:after="40"/>
        <w:ind w:left="200"/>
      </w:pPr>
      <w:r>
        <w:rPr>
          <w:rFonts w:ascii="Calibri" w:eastAsia="Calibri" w:hAnsi="Calibri" w:cs="Calibri"/>
          <w:color w:val="C49A2A"/>
        </w:rPr>
        <w:t xml:space="preserve">☐  </w:t>
      </w:r>
      <w:r>
        <w:rPr>
          <w:rFonts w:ascii="Calibri" w:eastAsia="Calibri" w:hAnsi="Calibri" w:cs="Calibri"/>
          <w:b/>
          <w:bCs/>
          <w:color w:val="2C2C2C"/>
        </w:rPr>
        <w:t>Yes</w:t>
      </w:r>
      <w:r>
        <w:rPr>
          <w:rFonts w:ascii="Calibri" w:eastAsia="Calibri" w:hAnsi="Calibri" w:cs="Calibri"/>
          <w:b/>
          <w:bCs/>
          <w:color w:val="2C2C2C"/>
        </w:rPr>
        <w:tab/>
      </w:r>
      <w:r>
        <w:rPr>
          <w:rFonts w:ascii="Calibri" w:eastAsia="Calibri" w:hAnsi="Calibri" w:cs="Calibri"/>
          <w:b/>
          <w:bCs/>
          <w:color w:val="2C2C2C"/>
        </w:rPr>
        <w:tab/>
      </w:r>
      <w:r>
        <w:rPr>
          <w:rFonts w:ascii="Calibri" w:eastAsia="Calibri" w:hAnsi="Calibri" w:cs="Calibri"/>
          <w:b/>
          <w:bCs/>
          <w:color w:val="2C2C2C"/>
        </w:rPr>
        <w:tab/>
      </w:r>
      <w:r>
        <w:rPr>
          <w:rFonts w:ascii="Calibri" w:eastAsia="Calibri" w:hAnsi="Calibri" w:cs="Calibri"/>
          <w:color w:val="C49A2A"/>
        </w:rPr>
        <w:t xml:space="preserve">☐  </w:t>
      </w:r>
      <w:r>
        <w:rPr>
          <w:rFonts w:ascii="Calibri" w:eastAsia="Calibri" w:hAnsi="Calibri" w:cs="Calibri"/>
          <w:b/>
          <w:bCs/>
          <w:color w:val="2C2C2C"/>
        </w:rPr>
        <w:t>No</w:t>
      </w:r>
    </w:p>
    <w:p w14:paraId="000B1DAA" w14:textId="77777777" w:rsidR="00B64642" w:rsidRDefault="00B64642" w:rsidP="00B64642">
      <w:pPr>
        <w:spacing w:before="200" w:after="60"/>
      </w:pPr>
      <w:r>
        <w:rPr>
          <w:rFonts w:ascii="Calibri" w:eastAsia="Calibri" w:hAnsi="Calibri" w:cs="Calibri"/>
          <w:b/>
          <w:bCs/>
          <w:color w:val="666666"/>
          <w:spacing w:val="60"/>
          <w:sz w:val="17"/>
          <w:szCs w:val="17"/>
        </w:rPr>
        <w:t>HOW DID YOU HEAR ABOUT BESTBABY?</w:t>
      </w:r>
    </w:p>
    <w:p w14:paraId="457DA8BF" w14:textId="154E0C30" w:rsidR="00B64642" w:rsidRDefault="00B64642" w:rsidP="00B64642">
      <w:pPr>
        <w:spacing w:before="40" w:after="40"/>
      </w:pPr>
      <w:r>
        <w:rPr>
          <w:rFonts w:ascii="Calibri" w:eastAsia="Calibri" w:hAnsi="Calibri" w:cs="Calibri"/>
          <w:color w:val="C49A2A"/>
        </w:rPr>
        <w:t xml:space="preserve">☐  </w:t>
      </w:r>
      <w:r w:rsidR="00916BBE">
        <w:rPr>
          <w:rFonts w:ascii="Calibri" w:eastAsia="Calibri" w:hAnsi="Calibri" w:cs="Calibri"/>
          <w:b/>
          <w:bCs/>
          <w:color w:val="2C2C2C"/>
        </w:rPr>
        <w:t>Invited</w:t>
      </w:r>
      <w:r w:rsidR="00916BBE">
        <w:rPr>
          <w:rFonts w:ascii="Calibri" w:eastAsia="Calibri" w:hAnsi="Calibri" w:cs="Calibri"/>
          <w:b/>
          <w:bCs/>
          <w:color w:val="2C2C2C"/>
        </w:rPr>
        <w:tab/>
      </w:r>
      <w:r w:rsidR="00916BBE">
        <w:rPr>
          <w:rFonts w:ascii="Calibri" w:eastAsia="Calibri" w:hAnsi="Calibri" w:cs="Calibri"/>
          <w:b/>
          <w:bCs/>
          <w:color w:val="2C2C2C"/>
        </w:rPr>
        <w:tab/>
      </w:r>
      <w:r>
        <w:rPr>
          <w:rFonts w:ascii="Calibri" w:eastAsia="Calibri" w:hAnsi="Calibri" w:cs="Calibri"/>
          <w:color w:val="C49A2A"/>
        </w:rPr>
        <w:t xml:space="preserve">☐  </w:t>
      </w:r>
      <w:r>
        <w:rPr>
          <w:rFonts w:ascii="Calibri" w:eastAsia="Calibri" w:hAnsi="Calibri" w:cs="Calibri"/>
          <w:b/>
          <w:bCs/>
          <w:color w:val="2C2C2C"/>
        </w:rPr>
        <w:t>A friend or family member</w:t>
      </w:r>
      <w:r>
        <w:rPr>
          <w:rFonts w:ascii="Calibri" w:eastAsia="Calibri" w:hAnsi="Calibri" w:cs="Calibri"/>
          <w:b/>
          <w:bCs/>
          <w:color w:val="2C2C2C"/>
        </w:rPr>
        <w:tab/>
      </w:r>
      <w:r>
        <w:rPr>
          <w:rFonts w:ascii="Calibri" w:eastAsia="Calibri" w:hAnsi="Calibri" w:cs="Calibri"/>
          <w:b/>
          <w:bCs/>
          <w:color w:val="2C2C2C"/>
        </w:rPr>
        <w:tab/>
      </w:r>
      <w:r>
        <w:rPr>
          <w:rFonts w:ascii="Calibri" w:eastAsia="Calibri" w:hAnsi="Calibri" w:cs="Calibri"/>
          <w:color w:val="C49A2A"/>
        </w:rPr>
        <w:t xml:space="preserve">☐  </w:t>
      </w:r>
      <w:r>
        <w:rPr>
          <w:rFonts w:ascii="Calibri" w:eastAsia="Calibri" w:hAnsi="Calibri" w:cs="Calibri"/>
          <w:b/>
          <w:bCs/>
          <w:color w:val="2C2C2C"/>
        </w:rPr>
        <w:t>Social media</w:t>
      </w:r>
    </w:p>
    <w:p w14:paraId="00BF84C1" w14:textId="670A31A2" w:rsidR="00B64642" w:rsidRPr="00C600F1" w:rsidRDefault="00B64642" w:rsidP="00104E95">
      <w:pPr>
        <w:spacing w:before="40" w:after="40"/>
        <w:rPr>
          <w:rFonts w:ascii="Calibri" w:eastAsia="Calibri" w:hAnsi="Calibri" w:cs="Calibri"/>
          <w:b/>
          <w:bCs/>
          <w:color w:val="2C2C2C"/>
        </w:rPr>
      </w:pPr>
      <w:r>
        <w:rPr>
          <w:rFonts w:ascii="Calibri" w:eastAsia="Calibri" w:hAnsi="Calibri" w:cs="Calibri"/>
          <w:color w:val="C49A2A"/>
        </w:rPr>
        <w:t xml:space="preserve">☐  </w:t>
      </w:r>
      <w:r>
        <w:rPr>
          <w:rFonts w:ascii="Calibri" w:eastAsia="Calibri" w:hAnsi="Calibri" w:cs="Calibri"/>
          <w:b/>
          <w:bCs/>
          <w:color w:val="2C2C2C"/>
        </w:rPr>
        <w:t>Search engine</w:t>
      </w:r>
      <w:r>
        <w:rPr>
          <w:rFonts w:ascii="Calibri" w:eastAsia="Calibri" w:hAnsi="Calibri" w:cs="Calibri"/>
          <w:b/>
          <w:bCs/>
          <w:color w:val="2C2C2C"/>
        </w:rPr>
        <w:tab/>
      </w:r>
      <w:r w:rsidR="00104E95">
        <w:rPr>
          <w:rFonts w:ascii="Calibri" w:eastAsia="Calibri" w:hAnsi="Calibri" w:cs="Calibri"/>
          <w:b/>
          <w:bCs/>
          <w:color w:val="2C2C2C"/>
        </w:rPr>
        <w:tab/>
      </w:r>
      <w:r>
        <w:rPr>
          <w:rFonts w:ascii="Calibri" w:eastAsia="Calibri" w:hAnsi="Calibri" w:cs="Calibri"/>
          <w:color w:val="C49A2A"/>
        </w:rPr>
        <w:t xml:space="preserve">☐  </w:t>
      </w:r>
      <w:r>
        <w:rPr>
          <w:rFonts w:ascii="Calibri" w:eastAsia="Calibri" w:hAnsi="Calibri" w:cs="Calibri"/>
          <w:b/>
          <w:bCs/>
          <w:color w:val="2C2C2C"/>
        </w:rPr>
        <w:t>A healthcare professional</w:t>
      </w:r>
      <w:r>
        <w:rPr>
          <w:rFonts w:ascii="Calibri" w:eastAsia="Calibri" w:hAnsi="Calibri" w:cs="Calibri"/>
          <w:b/>
          <w:bCs/>
          <w:color w:val="2C2C2C"/>
        </w:rPr>
        <w:tab/>
      </w:r>
      <w:r w:rsidR="00916BBE">
        <w:rPr>
          <w:rFonts w:ascii="Calibri" w:eastAsia="Calibri" w:hAnsi="Calibri" w:cs="Calibri"/>
          <w:b/>
          <w:bCs/>
          <w:color w:val="2C2C2C"/>
        </w:rPr>
        <w:tab/>
      </w:r>
      <w:r>
        <w:rPr>
          <w:rFonts w:ascii="Calibri" w:eastAsia="Calibri" w:hAnsi="Calibri" w:cs="Calibri"/>
          <w:color w:val="C49A2A"/>
        </w:rPr>
        <w:t xml:space="preserve">☐  </w:t>
      </w:r>
      <w:r>
        <w:rPr>
          <w:rFonts w:ascii="Calibri" w:eastAsia="Calibri" w:hAnsi="Calibri" w:cs="Calibri"/>
          <w:b/>
          <w:bCs/>
          <w:color w:val="2C2C2C"/>
        </w:rPr>
        <w:t>Other</w:t>
      </w:r>
    </w:p>
    <w:p w14:paraId="4E54874D" w14:textId="77777777" w:rsidR="00B64642" w:rsidRDefault="00B64642" w:rsidP="00B64642">
      <w:pPr>
        <w:spacing w:after="40"/>
        <w:rPr>
          <w:rFonts w:ascii="Calibri" w:eastAsia="Calibri" w:hAnsi="Calibri" w:cs="Calibri"/>
          <w:i/>
          <w:iCs/>
          <w:color w:val="AAAAAA"/>
        </w:rPr>
      </w:pPr>
      <w:r>
        <w:rPr>
          <w:rFonts w:ascii="Calibri" w:eastAsia="Calibri" w:hAnsi="Calibri" w:cs="Calibri"/>
          <w:color w:val="666666"/>
          <w:sz w:val="17"/>
          <w:szCs w:val="17"/>
        </w:rPr>
        <w:t>Collected solely to process your application and, if approved, to set up your account.</w:t>
      </w:r>
      <w:r>
        <w:rPr>
          <w:rFonts w:ascii="Calibri" w:eastAsia="Calibri" w:hAnsi="Calibri" w:cs="Calibri"/>
          <w:i/>
          <w:iCs/>
          <w:color w:val="AAAAAA"/>
        </w:rPr>
        <w:t>…</w:t>
      </w:r>
    </w:p>
    <w:p w14:paraId="7DD79826" w14:textId="77777777" w:rsidR="00B64642" w:rsidRDefault="00B64642">
      <w:pPr>
        <w:spacing w:after="80"/>
      </w:pPr>
    </w:p>
    <w:p w14:paraId="1D4D034B" w14:textId="77777777" w:rsidR="00104E95" w:rsidRDefault="00104E95" w:rsidP="00104E95">
      <w:pPr>
        <w:spacing w:after="80"/>
        <w:jc w:val="center"/>
        <w:rPr>
          <w:rFonts w:ascii="Georgia" w:eastAsia="Georgia" w:hAnsi="Georgia" w:cs="Georgia"/>
          <w:b/>
          <w:bCs/>
          <w:color w:val="666666"/>
          <w:sz w:val="26"/>
          <w:szCs w:val="26"/>
          <w:u w:val="single"/>
          <w:lang w:val="en-GB" w:eastAsia="en-GB"/>
        </w:rPr>
      </w:pPr>
      <w:r w:rsidRPr="00104E95">
        <w:rPr>
          <w:rFonts w:ascii="Georgia" w:eastAsia="Georgia" w:hAnsi="Georgia" w:cs="Georgia"/>
          <w:b/>
          <w:bCs/>
          <w:color w:val="666666"/>
          <w:sz w:val="26"/>
          <w:szCs w:val="26"/>
          <w:u w:val="single"/>
          <w:lang w:val="en-GB" w:eastAsia="en-GB"/>
        </w:rPr>
        <w:t>Consent</w:t>
      </w:r>
    </w:p>
    <w:p w14:paraId="5AC80109" w14:textId="01F353DE" w:rsidR="00104E95" w:rsidRPr="00104E95" w:rsidRDefault="00104E95" w:rsidP="00104E95">
      <w:pPr>
        <w:spacing w:after="80"/>
        <w:jc w:val="center"/>
        <w:rPr>
          <w:rFonts w:ascii="Georgia" w:eastAsia="Georgia" w:hAnsi="Georgia" w:cs="Georgia"/>
          <w:b/>
          <w:bCs/>
          <w:sz w:val="22"/>
          <w:szCs w:val="22"/>
          <w:u w:val="single"/>
          <w:lang w:val="en-GB" w:eastAsia="en-GB"/>
        </w:rPr>
      </w:pPr>
      <w:r w:rsidRPr="00104E95">
        <w:rPr>
          <w:rFonts w:ascii="Georgia" w:eastAsia="Georgia" w:hAnsi="Georgia" w:cs="Georgia"/>
          <w:b/>
          <w:bCs/>
          <w:color w:val="666666"/>
          <w:sz w:val="26"/>
          <w:szCs w:val="26"/>
          <w:u w:val="single"/>
          <w:lang w:val="en-GB" w:eastAsia="en-GB"/>
        </w:rPr>
        <w:t>Processing of Special Category Personal Data and Marketing</w:t>
      </w:r>
    </w:p>
    <w:p w14:paraId="45DC8E9C" w14:textId="77777777" w:rsidR="00104E95" w:rsidRPr="00104E95" w:rsidRDefault="00104E95" w:rsidP="00104E95">
      <w:pPr>
        <w:pBdr>
          <w:bottom w:val="single" w:sz="4" w:space="4" w:color="0F6E56"/>
        </w:pBdr>
        <w:spacing w:before="320" w:after="120"/>
        <w:rPr>
          <w:rFonts w:ascii="Georgia" w:eastAsia="Georgia" w:hAnsi="Georgia" w:cs="Georgia"/>
          <w:i/>
          <w:iCs/>
          <w:color w:val="666666"/>
          <w:sz w:val="18"/>
          <w:szCs w:val="18"/>
          <w:lang w:val="en-GB" w:eastAsia="en-GB"/>
        </w:rPr>
      </w:pPr>
      <w:r w:rsidRPr="00104E95">
        <w:rPr>
          <w:rFonts w:ascii="Georgia" w:eastAsia="Georgia" w:hAnsi="Georgia" w:cs="Georgia"/>
          <w:i/>
          <w:iCs/>
          <w:color w:val="666666"/>
          <w:sz w:val="18"/>
          <w:szCs w:val="18"/>
          <w:lang w:val="en-GB" w:eastAsia="en-GB"/>
        </w:rPr>
        <w:t>‘The next steps ask about your family and your journey. This is health-related information protected under UK data protection law. We need your permission before we collect it. Without this information, BestBaby will not know how to help you and will not be able to personalize your experience. It will not be used for marketing unless you separately agree below.</w:t>
      </w:r>
    </w:p>
    <w:p w14:paraId="3957D66E" w14:textId="77777777" w:rsidR="00104E95" w:rsidRPr="00104E95" w:rsidRDefault="00104E95" w:rsidP="00104E95">
      <w:pPr>
        <w:pBdr>
          <w:bottom w:val="single" w:sz="4" w:space="4" w:color="0F6E56"/>
        </w:pBdr>
        <w:spacing w:before="320" w:after="120"/>
        <w:rPr>
          <w:ins w:id="0" w:author="Richmond, Lynn" w:date="2026-08-07T12:57:00Z" w16du:dateUtc="2026-08-07T11:57:00Z"/>
          <w:rFonts w:ascii="Georgia" w:eastAsia="Georgia" w:hAnsi="Georgia" w:cs="Georgia"/>
          <w:b/>
          <w:bCs/>
          <w:color w:val="0F6E56"/>
          <w:sz w:val="24"/>
          <w:szCs w:val="24"/>
          <w:lang w:val="en-GB" w:eastAsia="en-GB"/>
        </w:rPr>
      </w:pPr>
      <w:r w:rsidRPr="00104E95">
        <w:rPr>
          <w:rFonts w:ascii="Georgia" w:eastAsia="Georgia" w:hAnsi="Georgia" w:cs="Georgia"/>
          <w:i/>
          <w:iCs/>
          <w:color w:val="666666"/>
          <w:sz w:val="18"/>
          <w:szCs w:val="18"/>
          <w:lang w:val="en-GB" w:eastAsia="en-GB"/>
        </w:rPr>
        <w:t>’</w:t>
      </w:r>
      <w:r w:rsidRPr="00104E95">
        <w:rPr>
          <w:rFonts w:ascii="Georgia" w:eastAsia="Georgia" w:hAnsi="Georgia" w:cs="Georgia"/>
          <w:b/>
          <w:bCs/>
          <w:color w:val="0F6E56"/>
          <w:sz w:val="24"/>
          <w:szCs w:val="24"/>
          <w:lang w:val="en-GB" w:eastAsia="en-GB"/>
        </w:rPr>
        <w:t>Part 1 — Consent to processing of Special Category personal data</w:t>
      </w:r>
    </w:p>
    <w:p w14:paraId="79CA190B" w14:textId="77777777" w:rsidR="00104E95" w:rsidRPr="00104E95" w:rsidRDefault="00104E95" w:rsidP="00104E95">
      <w:pPr>
        <w:rPr>
          <w:rFonts w:ascii="Georgia" w:eastAsia="Georgia" w:hAnsi="Georgia" w:cs="Georgia"/>
          <w:sz w:val="22"/>
          <w:szCs w:val="22"/>
          <w:lang w:val="en-GB" w:eastAsia="en-GB"/>
        </w:rPr>
      </w:pPr>
    </w:p>
    <w:p w14:paraId="592FA817" w14:textId="77777777" w:rsidR="00104E95" w:rsidRPr="00104E95" w:rsidRDefault="00104E95" w:rsidP="00104E95">
      <w:pPr>
        <w:spacing w:after="220"/>
        <w:jc w:val="both"/>
        <w:rPr>
          <w:rFonts w:ascii="Georgia" w:eastAsia="Georgia" w:hAnsi="Georgia" w:cs="Georgia"/>
          <w:sz w:val="22"/>
          <w:szCs w:val="22"/>
          <w:lang w:val="en-GB" w:eastAsia="en-GB"/>
        </w:rPr>
      </w:pPr>
      <w:r w:rsidRPr="00104E95">
        <w:rPr>
          <w:rFonts w:ascii="Georgia" w:eastAsia="Georgia" w:hAnsi="Georgia" w:cs="Georgia"/>
          <w:color w:val="000000"/>
          <w:sz w:val="22"/>
          <w:szCs w:val="22"/>
          <w:lang w:val="en-GB" w:eastAsia="en-GB"/>
        </w:rPr>
        <w:t>BestBaby.Org Ltd (‘BestBaby’) would like your consent to collect and use certain health-related and family information about you. Specifically, this covers information about where you are in your parenting journey — for example, whether you are trying to conceive, pregnant, preparing for birth, or in the early years with a child — and information about your family situation.</w:t>
      </w:r>
    </w:p>
    <w:p w14:paraId="1450662E" w14:textId="77777777" w:rsidR="00104E95" w:rsidRPr="00104E95" w:rsidRDefault="00104E95" w:rsidP="00D354F6">
      <w:pPr>
        <w:jc w:val="both"/>
        <w:rPr>
          <w:rFonts w:ascii="Georgia" w:hAnsi="Georgia" w:cs="Arial"/>
          <w:sz w:val="22"/>
          <w:szCs w:val="18"/>
          <w:lang w:val="en-GB" w:eastAsia="en-GB"/>
        </w:rPr>
      </w:pPr>
      <w:r w:rsidRPr="00104E95">
        <w:rPr>
          <w:rFonts w:ascii="Georgia" w:eastAsia="Georgia" w:hAnsi="Georgia" w:cs="Georgia"/>
          <w:sz w:val="22"/>
          <w:szCs w:val="22"/>
          <w:lang w:val="en-GB" w:eastAsia="en-GB"/>
        </w:rPr>
        <w:lastRenderedPageBreak/>
        <w:t xml:space="preserve">We will use this information to assess what information may be useful or of interest to you based on what you have told BestBaby and to provide this information to you. BestBaby will also use this information to provide services through the BestBaby Platform based on the personal data you have provided. </w:t>
      </w:r>
      <w:r w:rsidRPr="00104E95">
        <w:rPr>
          <w:rFonts w:ascii="Georgia" w:hAnsi="Georgia" w:cs="Arial"/>
          <w:sz w:val="22"/>
          <w:szCs w:val="18"/>
          <w:lang w:val="en-GB" w:eastAsia="en-GB"/>
        </w:rPr>
        <w:t>We will also use this information to meet our obligations and exercise our rights under our agreement with you, including providing the information and guidance you request and administering your subscription.</w:t>
      </w:r>
    </w:p>
    <w:p w14:paraId="3B1C627C" w14:textId="77777777" w:rsidR="00D354F6" w:rsidRDefault="00D354F6" w:rsidP="00D354F6">
      <w:pPr>
        <w:spacing w:after="120"/>
        <w:jc w:val="both"/>
        <w:rPr>
          <w:rFonts w:ascii="Georgia" w:eastAsia="Georgia" w:hAnsi="Georgia" w:cs="Georgia"/>
          <w:color w:val="666666"/>
          <w:sz w:val="18"/>
          <w:szCs w:val="18"/>
          <w:lang w:val="en-GB" w:eastAsia="en-GB"/>
        </w:rPr>
      </w:pPr>
    </w:p>
    <w:p w14:paraId="7EF4D3E0" w14:textId="288DF5CE" w:rsidR="00D354F6" w:rsidRPr="00D354F6" w:rsidRDefault="00D354F6" w:rsidP="00D354F6">
      <w:pPr>
        <w:spacing w:after="120"/>
        <w:jc w:val="both"/>
        <w:rPr>
          <w:rFonts w:ascii="Georgia" w:eastAsia="Georgia" w:hAnsi="Georgia" w:cs="Georgia"/>
          <w:color w:val="666666"/>
          <w:sz w:val="22"/>
          <w:szCs w:val="22"/>
          <w:lang w:val="en-GB" w:eastAsia="en-GB"/>
        </w:rPr>
      </w:pPr>
      <w:r w:rsidRPr="00D354F6">
        <w:rPr>
          <w:rFonts w:ascii="Georgia" w:eastAsia="Georgia" w:hAnsi="Georgia" w:cs="Georgia"/>
          <w:color w:val="666666"/>
          <w:sz w:val="22"/>
          <w:szCs w:val="22"/>
          <w:lang w:val="en-GB" w:eastAsia="en-GB"/>
        </w:rPr>
        <w:t xml:space="preserve">Please see our Privacy Notice for full details of how we collect and use your data. </w:t>
      </w:r>
    </w:p>
    <w:p w14:paraId="1171398E" w14:textId="77777777" w:rsidR="00D354F6" w:rsidRPr="00D354F6" w:rsidRDefault="00D354F6" w:rsidP="00D354F6">
      <w:pPr>
        <w:spacing w:after="120"/>
        <w:jc w:val="both"/>
        <w:rPr>
          <w:rFonts w:ascii="Georgia" w:eastAsia="Georgia" w:hAnsi="Georgia" w:cs="Georgia"/>
          <w:color w:val="666666"/>
          <w:sz w:val="22"/>
          <w:szCs w:val="22"/>
          <w:lang w:val="en-GB" w:eastAsia="en-GB"/>
        </w:rPr>
      </w:pPr>
      <w:r w:rsidRPr="00D354F6">
        <w:rPr>
          <w:rFonts w:ascii="Segoe UI Symbol" w:eastAsia="Calibri" w:hAnsi="Segoe UI Symbol" w:cs="Segoe UI Symbol"/>
          <w:color w:val="C49A2A"/>
          <w:sz w:val="22"/>
          <w:szCs w:val="22"/>
        </w:rPr>
        <w:t>☐</w:t>
      </w:r>
      <w:r w:rsidRPr="00D354F6">
        <w:rPr>
          <w:rFonts w:ascii="Georgia" w:eastAsia="Calibri" w:hAnsi="Georgia" w:cs="Calibri"/>
          <w:color w:val="C49A2A"/>
          <w:sz w:val="22"/>
          <w:szCs w:val="22"/>
        </w:rPr>
        <w:t xml:space="preserve">  </w:t>
      </w:r>
      <w:r w:rsidRPr="00D354F6">
        <w:rPr>
          <w:rFonts w:ascii="Georgia" w:eastAsia="Calibri" w:hAnsi="Georgia" w:cs="Calibri"/>
          <w:color w:val="2C2C2C"/>
          <w:sz w:val="22"/>
          <w:szCs w:val="22"/>
        </w:rPr>
        <w:t xml:space="preserve">I agree to BestBaby’s </w:t>
      </w:r>
      <w:r w:rsidRPr="00D354F6">
        <w:rPr>
          <w:rFonts w:ascii="Georgia" w:eastAsia="Calibri" w:hAnsi="Georgia" w:cs="Calibri"/>
          <w:sz w:val="22"/>
          <w:szCs w:val="22"/>
        </w:rPr>
        <w:t>Terms of Use and have read the Privacy Notice</w:t>
      </w:r>
      <w:r w:rsidRPr="00D354F6">
        <w:rPr>
          <w:rFonts w:ascii="Georgia" w:eastAsia="Calibri" w:hAnsi="Georgia" w:cs="Calibri"/>
          <w:color w:val="EE0000"/>
          <w:sz w:val="22"/>
          <w:szCs w:val="22"/>
        </w:rPr>
        <w:t xml:space="preserve">. </w:t>
      </w:r>
      <w:r w:rsidRPr="00D354F6">
        <w:rPr>
          <w:rFonts w:ascii="Georgia" w:eastAsia="Georgia" w:hAnsi="Georgia" w:cs="Georgia"/>
          <w:color w:val="EE0000"/>
          <w:sz w:val="22"/>
          <w:szCs w:val="22"/>
          <w:lang w:val="en-GB" w:eastAsia="en-GB"/>
        </w:rPr>
        <w:t>[insert link to Privacy Notice  &amp; Terms of Use]</w:t>
      </w:r>
    </w:p>
    <w:p w14:paraId="3FB9B5C2" w14:textId="77777777" w:rsidR="00D354F6" w:rsidRDefault="00D354F6" w:rsidP="00D354F6">
      <w:pPr>
        <w:shd w:val="clear" w:color="auto" w:fill="F7F3EE"/>
        <w:spacing w:before="100" w:after="100"/>
      </w:pPr>
    </w:p>
    <w:p w14:paraId="4460D7E4" w14:textId="77777777" w:rsidR="00104E95" w:rsidRPr="00104E95" w:rsidRDefault="00104E95" w:rsidP="00104E95">
      <w:pPr>
        <w:spacing w:after="220"/>
        <w:jc w:val="both"/>
        <w:rPr>
          <w:rFonts w:ascii="Georgia" w:eastAsia="Georgia" w:hAnsi="Georgia" w:cs="Georgia"/>
          <w:sz w:val="22"/>
          <w:szCs w:val="22"/>
          <w:lang w:val="en-GB" w:eastAsia="en-GB"/>
        </w:rPr>
      </w:pPr>
      <w:r w:rsidRPr="00104E95">
        <w:rPr>
          <w:rFonts w:ascii="Georgia" w:eastAsia="Georgia" w:hAnsi="Georgia" w:cs="Georgia"/>
          <w:color w:val="000000"/>
          <w:sz w:val="22"/>
          <w:szCs w:val="22"/>
          <w:lang w:val="en-GB" w:eastAsia="en-GB"/>
        </w:rPr>
        <w:t>This information is protected under UK data protection law as Special Category data. By providing the consent below, you are giving BestBaby explicit permission under UK GDPR Article 9(2)(a) to collect and use this information for the purpose described above.</w:t>
      </w:r>
    </w:p>
    <w:p w14:paraId="52472151" w14:textId="77777777" w:rsidR="00104E95" w:rsidRPr="00104E95" w:rsidRDefault="00104E95" w:rsidP="00104E95">
      <w:pPr>
        <w:spacing w:before="80" w:after="160"/>
        <w:ind w:left="240"/>
        <w:rPr>
          <w:rFonts w:ascii="Georgia" w:eastAsia="Georgia" w:hAnsi="Georgia" w:cs="Georgia"/>
          <w:sz w:val="22"/>
          <w:szCs w:val="22"/>
          <w:lang w:val="en-GB" w:eastAsia="en-GB"/>
        </w:rPr>
      </w:pPr>
      <w:r w:rsidRPr="00104E95">
        <w:rPr>
          <w:rFonts w:ascii="Segoe UI Symbol" w:eastAsia="Georgia" w:hAnsi="Segoe UI Symbol" w:cs="Segoe UI Symbol"/>
          <w:sz w:val="22"/>
          <w:szCs w:val="22"/>
          <w:lang w:val="en-GB" w:eastAsia="en-GB"/>
        </w:rPr>
        <w:t>☐</w:t>
      </w:r>
      <w:r w:rsidRPr="00104E95">
        <w:rPr>
          <w:rFonts w:ascii="Georgia" w:eastAsia="Georgia" w:hAnsi="Georgia" w:cs="Georgia"/>
          <w:sz w:val="22"/>
          <w:szCs w:val="22"/>
          <w:lang w:val="en-GB" w:eastAsia="en-GB"/>
        </w:rPr>
        <w:t xml:space="preserve">  </w:t>
      </w:r>
      <w:r w:rsidRPr="00104E95">
        <w:rPr>
          <w:rFonts w:ascii="Georgia" w:eastAsia="Georgia" w:hAnsi="Georgia" w:cs="Georgia"/>
          <w:i/>
          <w:iCs/>
          <w:color w:val="2C3E50"/>
          <w:sz w:val="22"/>
          <w:szCs w:val="22"/>
          <w:lang w:val="en-GB" w:eastAsia="en-GB"/>
        </w:rPr>
        <w:t>I consent to BestBaby collecting and using my journey and family situation information to personalise my BestBaby experience, as described above.</w:t>
      </w:r>
      <w:del w:id="1" w:author="Richmond, Lynn" w:date="2026-08-07T12:54:00Z" w16du:dateUtc="2026-08-07T11:54:00Z">
        <w:r w:rsidRPr="00104E95" w:rsidDel="00F16AC2">
          <w:rPr>
            <w:rFonts w:ascii="Georgia" w:eastAsia="Georgia" w:hAnsi="Georgia" w:cs="Georgia"/>
            <w:sz w:val="22"/>
            <w:szCs w:val="22"/>
            <w:lang w:val="en-GB" w:eastAsia="en-GB"/>
          </w:rPr>
          <w:delText>I consent to BestBaby collecting and using my journey information to personalise my experience.</w:delText>
        </w:r>
        <w:r w:rsidRPr="00104E95" w:rsidDel="00F16AC2">
          <w:rPr>
            <w:rFonts w:ascii="Georgia" w:eastAsia="Georgia" w:hAnsi="Georgia" w:cs="Georgia"/>
            <w:b/>
            <w:bCs/>
            <w:color w:val="993C1D"/>
            <w:sz w:val="18"/>
            <w:szCs w:val="18"/>
            <w:lang w:val="en-GB" w:eastAsia="en-GB"/>
          </w:rPr>
          <w:delText xml:space="preserve">  [required]</w:delText>
        </w:r>
      </w:del>
    </w:p>
    <w:p w14:paraId="0DD5F1F3" w14:textId="77777777" w:rsidR="00104E95" w:rsidRPr="00104E95" w:rsidRDefault="00104E95" w:rsidP="00104E95">
      <w:pPr>
        <w:spacing w:after="360"/>
        <w:jc w:val="both"/>
        <w:rPr>
          <w:rFonts w:ascii="Georgia" w:eastAsia="Georgia" w:hAnsi="Georgia" w:cs="Georgia"/>
          <w:i/>
          <w:iCs/>
          <w:sz w:val="18"/>
          <w:szCs w:val="18"/>
          <w:lang w:val="en-GB" w:eastAsia="en-GB"/>
        </w:rPr>
      </w:pPr>
      <w:r w:rsidRPr="00104E95">
        <w:rPr>
          <w:rFonts w:ascii="Georgia" w:eastAsia="Georgia" w:hAnsi="Georgia" w:cs="Georgia"/>
          <w:i/>
          <w:iCs/>
          <w:sz w:val="18"/>
          <w:szCs w:val="18"/>
          <w:lang w:val="en-GB" w:eastAsia="en-GB"/>
        </w:rPr>
        <w:t xml:space="preserve"> By ticking this box you are providing the consent required under UK data protection law (UK GDPR Article 9(2)(a)). This consent is equivalent to a standalone consent form and satisfies the same legal requirement. </w:t>
      </w:r>
    </w:p>
    <w:p w14:paraId="2E892FC2" w14:textId="2A6A78E2" w:rsidR="00D354F6" w:rsidRDefault="00D354F6" w:rsidP="00D354F6">
      <w:pPr>
        <w:spacing w:after="360"/>
        <w:jc w:val="both"/>
        <w:rPr>
          <w:rFonts w:ascii="Georgia" w:eastAsia="Georgia" w:hAnsi="Georgia" w:cs="Georgia"/>
          <w:color w:val="666666"/>
          <w:sz w:val="18"/>
          <w:szCs w:val="18"/>
          <w:lang w:val="en-GB" w:eastAsia="en-GB"/>
        </w:rPr>
      </w:pPr>
      <w:r w:rsidRPr="00104E95">
        <w:rPr>
          <w:rFonts w:ascii="Georgia" w:eastAsia="Georgia" w:hAnsi="Georgia" w:cs="Georgia"/>
          <w:i/>
          <w:iCs/>
          <w:sz w:val="18"/>
          <w:szCs w:val="18"/>
          <w:lang w:val="en-GB" w:eastAsia="en-GB"/>
        </w:rPr>
        <w:t>You</w:t>
      </w:r>
      <w:r w:rsidRPr="00104E95">
        <w:rPr>
          <w:rFonts w:ascii="Georgia" w:eastAsia="Georgia" w:hAnsi="Georgia" w:cs="Georgia"/>
          <w:sz w:val="18"/>
          <w:szCs w:val="18"/>
          <w:lang w:val="en-GB" w:eastAsia="en-GB"/>
        </w:rPr>
        <w:t xml:space="preserve"> </w:t>
      </w:r>
      <w:r w:rsidRPr="00104E95">
        <w:rPr>
          <w:rFonts w:ascii="Georgia" w:eastAsia="Georgia" w:hAnsi="Georgia" w:cs="Georgia"/>
          <w:color w:val="666666"/>
          <w:sz w:val="18"/>
          <w:szCs w:val="18"/>
          <w:lang w:val="en-GB" w:eastAsia="en-GB"/>
        </w:rPr>
        <w:t>may withdraw this consent at any time by contacting BetaContact@BestBaby.org or updating your account settings. Without this consent BestBaby is unable to personalise your experience and registration cannot proceed.</w:t>
      </w:r>
    </w:p>
    <w:p w14:paraId="68CE5666" w14:textId="77777777" w:rsidR="00104E95" w:rsidRPr="00104E95" w:rsidRDefault="00104E95" w:rsidP="00104E95">
      <w:pPr>
        <w:pBdr>
          <w:bottom w:val="single" w:sz="4" w:space="4" w:color="0F6E56"/>
        </w:pBdr>
        <w:spacing w:before="320" w:after="120"/>
        <w:rPr>
          <w:rFonts w:ascii="Georgia" w:eastAsia="Georgia" w:hAnsi="Georgia" w:cs="Georgia"/>
          <w:sz w:val="22"/>
          <w:szCs w:val="22"/>
          <w:lang w:val="en-GB" w:eastAsia="en-GB"/>
        </w:rPr>
      </w:pPr>
      <w:r w:rsidRPr="00104E95">
        <w:rPr>
          <w:rFonts w:ascii="Georgia" w:eastAsia="Georgia" w:hAnsi="Georgia" w:cs="Georgia"/>
          <w:b/>
          <w:bCs/>
          <w:color w:val="0F6E56"/>
          <w:sz w:val="24"/>
          <w:szCs w:val="24"/>
          <w:lang w:val="en-GB" w:eastAsia="en-GB"/>
        </w:rPr>
        <w:t>Part 2 — Consent to marketing communications</w:t>
      </w:r>
    </w:p>
    <w:p w14:paraId="4ED5786C" w14:textId="77777777" w:rsidR="00104E95" w:rsidRPr="00104E95" w:rsidRDefault="00104E95" w:rsidP="00104E95">
      <w:pPr>
        <w:rPr>
          <w:rFonts w:ascii="Georgia" w:eastAsia="Georgia" w:hAnsi="Georgia" w:cs="Georgia"/>
          <w:sz w:val="22"/>
          <w:szCs w:val="22"/>
          <w:lang w:val="en-GB" w:eastAsia="en-GB"/>
        </w:rPr>
      </w:pPr>
    </w:p>
    <w:p w14:paraId="6E799A41" w14:textId="77777777" w:rsidR="00104E95" w:rsidRPr="00104E95" w:rsidRDefault="00104E95" w:rsidP="00104E95">
      <w:pPr>
        <w:spacing w:after="220"/>
        <w:jc w:val="both"/>
        <w:rPr>
          <w:rFonts w:ascii="Georgia" w:eastAsia="Georgia" w:hAnsi="Georgia" w:cs="Georgia"/>
          <w:color w:val="92D050"/>
          <w:sz w:val="22"/>
          <w:szCs w:val="22"/>
          <w:lang w:val="en-GB" w:eastAsia="en-GB"/>
        </w:rPr>
      </w:pPr>
      <w:del w:id="2" w:author="Richmond, Lynn" w:date="2026-08-07T12:56:00Z" w16du:dateUtc="2026-08-07T11:56:00Z">
        <w:r w:rsidRPr="00104E95" w:rsidDel="00F16AC2">
          <w:rPr>
            <w:rFonts w:ascii="Georgia" w:eastAsia="Georgia" w:hAnsi="Georgia" w:cs="Georgia"/>
            <w:b/>
            <w:bCs/>
            <w:color w:val="000000"/>
            <w:sz w:val="22"/>
            <w:szCs w:val="22"/>
            <w:lang w:val="en-GB" w:eastAsia="en-GB"/>
          </w:rPr>
          <w:delText xml:space="preserve">This consent is entirely optional. </w:delText>
        </w:r>
      </w:del>
      <w:r w:rsidRPr="00104E95">
        <w:rPr>
          <w:rFonts w:ascii="Georgia" w:eastAsia="Georgia" w:hAnsi="Georgia" w:cs="Georgia"/>
          <w:b/>
          <w:bCs/>
          <w:color w:val="000000"/>
          <w:sz w:val="22"/>
          <w:szCs w:val="22"/>
          <w:lang w:val="en-GB" w:eastAsia="en-GB"/>
        </w:rPr>
        <w:t xml:space="preserve">You can register and use BestBaby without </w:t>
      </w:r>
      <w:ins w:id="3" w:author="Richmond, Lynn" w:date="2026-08-07T12:58:00Z" w16du:dateUtc="2026-08-07T11:58:00Z">
        <w:r w:rsidRPr="00104E95">
          <w:rPr>
            <w:rFonts w:ascii="Georgia" w:eastAsia="Georgia" w:hAnsi="Georgia" w:cs="Georgia"/>
            <w:b/>
            <w:bCs/>
            <w:color w:val="000000"/>
            <w:sz w:val="22"/>
            <w:szCs w:val="22"/>
            <w:lang w:val="en-GB" w:eastAsia="en-GB"/>
          </w:rPr>
          <w:t>receiving marketing</w:t>
        </w:r>
      </w:ins>
      <w:del w:id="4" w:author="Richmond, Lynn" w:date="2026-08-07T12:58:00Z" w16du:dateUtc="2026-08-07T11:58:00Z">
        <w:r w:rsidRPr="00104E95" w:rsidDel="00F16AC2">
          <w:rPr>
            <w:rFonts w:ascii="Georgia" w:eastAsia="Georgia" w:hAnsi="Georgia" w:cs="Georgia"/>
            <w:b/>
            <w:bCs/>
            <w:color w:val="000000"/>
            <w:sz w:val="22"/>
            <w:szCs w:val="22"/>
            <w:lang w:val="en-GB" w:eastAsia="en-GB"/>
          </w:rPr>
          <w:delText>providing it</w:delText>
        </w:r>
      </w:del>
      <w:r w:rsidRPr="00104E95">
        <w:rPr>
          <w:rFonts w:ascii="Georgia" w:eastAsia="Georgia" w:hAnsi="Georgia" w:cs="Georgia"/>
          <w:b/>
          <w:bCs/>
          <w:color w:val="000000"/>
          <w:sz w:val="22"/>
          <w:szCs w:val="22"/>
          <w:lang w:val="en-GB" w:eastAsia="en-GB"/>
        </w:rPr>
        <w:t xml:space="preserve">. It does not affect your access to any part of the platform. </w:t>
      </w:r>
    </w:p>
    <w:p w14:paraId="4A1F9358" w14:textId="77777777" w:rsidR="00104E95" w:rsidRPr="00104E95" w:rsidRDefault="00104E95" w:rsidP="00104E95">
      <w:pPr>
        <w:spacing w:after="220"/>
        <w:jc w:val="both"/>
        <w:rPr>
          <w:rFonts w:ascii="Georgia" w:eastAsia="Georgia" w:hAnsi="Georgia" w:cs="Georgia"/>
          <w:sz w:val="22"/>
          <w:szCs w:val="22"/>
          <w:lang w:val="en-GB" w:eastAsia="en-GB"/>
        </w:rPr>
      </w:pPr>
      <w:r w:rsidRPr="00104E95">
        <w:rPr>
          <w:rFonts w:ascii="Georgia" w:eastAsia="Georgia" w:hAnsi="Georgia" w:cs="Georgia"/>
          <w:color w:val="000000"/>
          <w:sz w:val="22"/>
          <w:szCs w:val="22"/>
          <w:lang w:val="en-GB" w:eastAsia="en-GB"/>
        </w:rPr>
        <w:t>BestBaby would like to send you relevant updates, recommendations, and curated offers by email or text message. Some of these may include products and services from carefully selected third-party partners from which BestBaby may earn a small commission. This is how we are able to keep BestBaby free.</w:t>
      </w:r>
    </w:p>
    <w:p w14:paraId="386467D1" w14:textId="77777777" w:rsidR="00104E95" w:rsidRPr="00104E95" w:rsidRDefault="00104E95" w:rsidP="00104E95">
      <w:pPr>
        <w:spacing w:after="220"/>
        <w:jc w:val="both"/>
        <w:rPr>
          <w:rFonts w:ascii="Georgia" w:eastAsia="Georgia" w:hAnsi="Georgia" w:cs="Georgia"/>
          <w:sz w:val="22"/>
          <w:szCs w:val="22"/>
          <w:lang w:val="en-GB" w:eastAsia="en-GB"/>
        </w:rPr>
      </w:pPr>
      <w:r w:rsidRPr="00104E95">
        <w:rPr>
          <w:rFonts w:ascii="Georgia" w:eastAsia="Georgia" w:hAnsi="Georgia" w:cs="Georgia"/>
          <w:color w:val="000000"/>
          <w:sz w:val="22"/>
          <w:szCs w:val="22"/>
          <w:lang w:val="en-GB" w:eastAsia="en-GB"/>
        </w:rPr>
        <w:t>BestBaby will not share your personal data with third parties for their own direct marketing purposes.</w:t>
      </w:r>
    </w:p>
    <w:p w14:paraId="7EEF9663" w14:textId="77777777" w:rsidR="00104E95" w:rsidRPr="00104E95" w:rsidRDefault="00104E95" w:rsidP="00104E95">
      <w:pPr>
        <w:shd w:val="clear" w:color="auto" w:fill="E8F4FD"/>
        <w:spacing w:before="100" w:after="200"/>
        <w:ind w:left="240" w:right="240"/>
        <w:rPr>
          <w:rFonts w:ascii="Georgia" w:eastAsia="Georgia" w:hAnsi="Georgia" w:cs="Georgia"/>
          <w:i/>
          <w:iCs/>
          <w:color w:val="92D050"/>
          <w:sz w:val="22"/>
          <w:szCs w:val="22"/>
          <w:lang w:val="en-GB" w:eastAsia="en-GB"/>
        </w:rPr>
      </w:pPr>
      <w:r w:rsidRPr="00104E95">
        <w:rPr>
          <w:rFonts w:ascii="Georgia" w:eastAsia="Georgia" w:hAnsi="Georgia" w:cs="Georgia"/>
          <w:i/>
          <w:iCs/>
          <w:color w:val="2C3E50"/>
          <w:sz w:val="22"/>
          <w:szCs w:val="22"/>
          <w:lang w:val="en-GB" w:eastAsia="en-GB"/>
        </w:rPr>
        <w:t xml:space="preserve">I consent to receiving relevant updates, recommendations, and curated offers about BestBaby by email and/or text message. I understand that some of these may include products and services about carefully selected third-party partners from which BestBaby may earn a small commission. </w:t>
      </w:r>
    </w:p>
    <w:p w14:paraId="48694F85" w14:textId="77777777" w:rsidR="00104E95" w:rsidRPr="00104E95" w:rsidRDefault="00104E95" w:rsidP="00104E95">
      <w:pPr>
        <w:shd w:val="clear" w:color="auto" w:fill="E8F4FD"/>
        <w:spacing w:before="100" w:after="200"/>
        <w:ind w:left="240" w:right="240"/>
        <w:rPr>
          <w:rFonts w:ascii="Georgia" w:eastAsia="Georgia" w:hAnsi="Georgia" w:cs="Georgia"/>
          <w:sz w:val="22"/>
          <w:szCs w:val="22"/>
          <w:lang w:val="en-GB" w:eastAsia="en-GB"/>
        </w:rPr>
      </w:pPr>
      <w:r w:rsidRPr="00104E95">
        <w:rPr>
          <w:rFonts w:ascii="Segoe UI Symbol" w:eastAsia="Georgia" w:hAnsi="Segoe UI Symbol" w:cs="Segoe UI Symbol"/>
          <w:sz w:val="22"/>
          <w:szCs w:val="22"/>
          <w:lang w:val="en-GB" w:eastAsia="en-GB"/>
        </w:rPr>
        <w:t>☐</w:t>
      </w:r>
      <w:r w:rsidRPr="00104E95">
        <w:rPr>
          <w:rFonts w:ascii="Georgia" w:eastAsia="Georgia" w:hAnsi="Georgia" w:cs="Georgia"/>
          <w:sz w:val="22"/>
          <w:szCs w:val="22"/>
          <w:lang w:val="en-GB" w:eastAsia="en-GB"/>
        </w:rPr>
        <w:t xml:space="preserve">  Send me relevant updates, recommendations and curated offers by email.</w:t>
      </w:r>
    </w:p>
    <w:p w14:paraId="0B1C8F64" w14:textId="77777777" w:rsidR="00104E95" w:rsidRPr="00104E95" w:rsidRDefault="00104E95" w:rsidP="00104E95">
      <w:pPr>
        <w:spacing w:after="120"/>
        <w:ind w:left="240"/>
        <w:rPr>
          <w:rFonts w:ascii="Georgia" w:eastAsia="Georgia" w:hAnsi="Georgia" w:cs="Georgia"/>
          <w:sz w:val="22"/>
          <w:szCs w:val="22"/>
          <w:lang w:val="en-GB" w:eastAsia="en-GB"/>
        </w:rPr>
      </w:pPr>
      <w:r w:rsidRPr="00104E95">
        <w:rPr>
          <w:rFonts w:ascii="Segoe UI Symbol" w:eastAsia="Georgia" w:hAnsi="Segoe UI Symbol" w:cs="Segoe UI Symbol"/>
          <w:sz w:val="22"/>
          <w:szCs w:val="22"/>
          <w:lang w:val="en-GB" w:eastAsia="en-GB"/>
        </w:rPr>
        <w:t>☐</w:t>
      </w:r>
      <w:r w:rsidRPr="00104E95">
        <w:rPr>
          <w:rFonts w:ascii="Georgia" w:eastAsia="Georgia" w:hAnsi="Georgia" w:cs="Georgia"/>
          <w:sz w:val="22"/>
          <w:szCs w:val="22"/>
          <w:lang w:val="en-GB" w:eastAsia="en-GB"/>
        </w:rPr>
        <w:t xml:space="preserve">  Send me relevant updates, recommendations and curated offers by text.</w:t>
      </w:r>
    </w:p>
    <w:p w14:paraId="61B59C49" w14:textId="77777777" w:rsidR="00104E95" w:rsidRPr="00104E95" w:rsidRDefault="00104E95" w:rsidP="00104E95">
      <w:pPr>
        <w:spacing w:before="80" w:after="200"/>
        <w:jc w:val="both"/>
        <w:rPr>
          <w:rFonts w:ascii="Georgia" w:eastAsia="Georgia" w:hAnsi="Georgia" w:cs="Georgia"/>
          <w:sz w:val="22"/>
          <w:szCs w:val="22"/>
          <w:lang w:val="en-GB" w:eastAsia="en-GB"/>
        </w:rPr>
      </w:pPr>
      <w:r w:rsidRPr="00104E95">
        <w:rPr>
          <w:rFonts w:ascii="Georgia" w:eastAsia="Georgia" w:hAnsi="Georgia" w:cs="Georgia"/>
          <w:i/>
          <w:color w:val="999999"/>
          <w:sz w:val="18"/>
          <w:szCs w:val="18"/>
          <w:lang w:val="en-GB" w:eastAsia="en-GB"/>
        </w:rPr>
        <w:t>If you tick the text option, a field will appear for you to provide your mobile number. Your number is only collected if you opt in to text messages.</w:t>
      </w:r>
    </w:p>
    <w:p w14:paraId="6019C963" w14:textId="77777777" w:rsidR="00FD27BC" w:rsidRPr="00104E95" w:rsidRDefault="00FD27BC" w:rsidP="00FD27BC">
      <w:pPr>
        <w:spacing w:after="360"/>
        <w:jc w:val="both"/>
        <w:rPr>
          <w:rFonts w:ascii="Georgia" w:eastAsia="Georgia" w:hAnsi="Georgia" w:cs="Georgia"/>
          <w:sz w:val="22"/>
          <w:szCs w:val="22"/>
          <w:lang w:val="en-GB" w:eastAsia="en-GB"/>
        </w:rPr>
      </w:pPr>
      <w:r w:rsidRPr="00104E95">
        <w:rPr>
          <w:rFonts w:ascii="Georgia" w:eastAsia="Georgia" w:hAnsi="Georgia" w:cs="Georgia"/>
          <w:color w:val="666666"/>
          <w:sz w:val="18"/>
          <w:szCs w:val="18"/>
          <w:lang w:val="en-GB" w:eastAsia="en-GB"/>
        </w:rPr>
        <w:t>You can unsubscribe from marketing emails at any time by clicking the unsubscribe link in any email. You can opt out of text messages by replying STOP to any message or by contacting BetaContact@BestBaby.org. Withdrawing this consent does not affect your access to BestBaby.</w:t>
      </w:r>
    </w:p>
    <w:p w14:paraId="2A677A21" w14:textId="77777777" w:rsidR="00104E95" w:rsidRPr="00104E95" w:rsidRDefault="00104E95" w:rsidP="00104E95">
      <w:pPr>
        <w:spacing w:before="280" w:after="120"/>
        <w:jc w:val="center"/>
        <w:rPr>
          <w:rFonts w:ascii="Georgia" w:eastAsia="Georgia" w:hAnsi="Georgia" w:cs="Georgia"/>
          <w:sz w:val="22"/>
          <w:szCs w:val="22"/>
          <w:lang w:val="en-GB" w:eastAsia="en-GB"/>
        </w:rPr>
      </w:pPr>
      <w:r w:rsidRPr="00104E95">
        <w:rPr>
          <w:rFonts w:ascii="Georgia" w:eastAsia="Georgia" w:hAnsi="Georgia" w:cs="Georgia"/>
          <w:b/>
          <w:color w:val="FFFFFF"/>
          <w:sz w:val="22"/>
          <w:szCs w:val="22"/>
          <w:shd w:val="clear" w:color="auto" w:fill="1A5276"/>
          <w:lang w:val="en-GB" w:eastAsia="en-GB"/>
        </w:rPr>
        <w:lastRenderedPageBreak/>
        <w:t xml:space="preserve">Continue  </w:t>
      </w:r>
      <w:r w:rsidRPr="00104E95">
        <w:rPr>
          <w:rFonts w:ascii="Segoe UI Symbol" w:eastAsia="Georgia" w:hAnsi="Segoe UI Symbol" w:cs="Segoe UI Symbol"/>
          <w:sz w:val="22"/>
          <w:szCs w:val="22"/>
          <w:lang w:val="en-GB" w:eastAsia="en-GB"/>
        </w:rPr>
        <w:t>☐</w:t>
      </w:r>
      <w:r w:rsidRPr="00104E95">
        <w:rPr>
          <w:rFonts w:ascii="Georgia" w:eastAsia="Georgia" w:hAnsi="Georgia" w:cs="Georgia"/>
          <w:sz w:val="22"/>
          <w:szCs w:val="22"/>
          <w:lang w:val="en-GB" w:eastAsia="en-GB"/>
        </w:rPr>
        <w:t xml:space="preserve">  </w:t>
      </w:r>
    </w:p>
    <w:p w14:paraId="5EC517FB" w14:textId="77777777" w:rsidR="00104E95" w:rsidRPr="00104E95" w:rsidRDefault="00104E95" w:rsidP="00104E95">
      <w:pPr>
        <w:spacing w:before="60" w:after="200"/>
        <w:jc w:val="center"/>
        <w:rPr>
          <w:rFonts w:ascii="Georgia" w:eastAsia="Georgia" w:hAnsi="Georgia" w:cs="Georgia"/>
          <w:sz w:val="22"/>
          <w:szCs w:val="22"/>
          <w:lang w:val="en-GB" w:eastAsia="en-GB"/>
        </w:rPr>
      </w:pPr>
      <w:r w:rsidRPr="00104E95">
        <w:rPr>
          <w:rFonts w:ascii="Georgia" w:eastAsia="Georgia" w:hAnsi="Georgia" w:cs="Georgia"/>
          <w:i/>
          <w:color w:val="993C1D"/>
          <w:sz w:val="18"/>
          <w:szCs w:val="18"/>
          <w:lang w:val="en-GB" w:eastAsia="en-GB"/>
        </w:rPr>
        <w:t>Continue is only active once the Part 1 consent box above is ticked. Part 2 marketing consent is optional and does not affect your ability to proceed.</w:t>
      </w:r>
    </w:p>
    <w:p w14:paraId="115638DC" w14:textId="77777777" w:rsidR="00104E95" w:rsidRPr="00104E95" w:rsidRDefault="00104E95" w:rsidP="00104E95">
      <w:pPr>
        <w:pBdr>
          <w:bottom w:val="single" w:sz="2" w:space="4" w:color="DDDDDD"/>
        </w:pBdr>
        <w:rPr>
          <w:rFonts w:ascii="Georgia" w:eastAsia="Georgia" w:hAnsi="Georgia" w:cs="Georgia"/>
          <w:sz w:val="22"/>
          <w:szCs w:val="22"/>
          <w:lang w:val="en-GB" w:eastAsia="en-GB"/>
        </w:rPr>
      </w:pPr>
    </w:p>
    <w:p w14:paraId="33D000ED" w14:textId="77777777" w:rsidR="00104E95" w:rsidRPr="00104E95" w:rsidRDefault="00104E95" w:rsidP="00104E95">
      <w:pPr>
        <w:rPr>
          <w:rFonts w:ascii="Georgia" w:eastAsia="Georgia" w:hAnsi="Georgia" w:cs="Georgia"/>
          <w:sz w:val="22"/>
          <w:szCs w:val="22"/>
          <w:lang w:val="en-GB" w:eastAsia="en-GB"/>
        </w:rPr>
      </w:pPr>
    </w:p>
    <w:p w14:paraId="74929687" w14:textId="77777777" w:rsidR="00FD27BC" w:rsidRDefault="00FD27BC" w:rsidP="00104E95">
      <w:pPr>
        <w:spacing w:after="120"/>
        <w:jc w:val="both"/>
        <w:rPr>
          <w:rFonts w:ascii="Georgia" w:eastAsia="Georgia" w:hAnsi="Georgia" w:cs="Georgia"/>
          <w:color w:val="666666"/>
          <w:sz w:val="18"/>
          <w:szCs w:val="18"/>
          <w:lang w:val="en-GB" w:eastAsia="en-GB"/>
        </w:rPr>
      </w:pPr>
    </w:p>
    <w:p w14:paraId="66AFDF91" w14:textId="749433C2" w:rsidR="00104E95" w:rsidRPr="00104E95" w:rsidRDefault="00104E95" w:rsidP="00104E95">
      <w:pPr>
        <w:spacing w:after="120"/>
        <w:jc w:val="both"/>
        <w:rPr>
          <w:rFonts w:ascii="Georgia" w:eastAsia="Georgia" w:hAnsi="Georgia" w:cs="Georgia"/>
          <w:sz w:val="22"/>
          <w:szCs w:val="22"/>
          <w:lang w:val="en-GB" w:eastAsia="en-GB"/>
        </w:rPr>
      </w:pPr>
      <w:r w:rsidRPr="00104E95">
        <w:rPr>
          <w:rFonts w:ascii="Georgia" w:eastAsia="Georgia" w:hAnsi="Georgia" w:cs="Georgia"/>
          <w:color w:val="666666"/>
          <w:sz w:val="18"/>
          <w:szCs w:val="18"/>
          <w:lang w:val="en-GB" w:eastAsia="en-GB"/>
        </w:rPr>
        <w:t>BestBaby.Org Ltd  |  BetaContact@BestBaby.org  |  www.BestBaby.org</w:t>
      </w:r>
    </w:p>
    <w:p w14:paraId="60EA2CC0" w14:textId="77777777" w:rsidR="00104E95" w:rsidRDefault="00104E95">
      <w:pPr>
        <w:spacing w:after="80"/>
      </w:pPr>
    </w:p>
    <w:p w14:paraId="2AAC094E" w14:textId="4E9BDB98" w:rsidR="00543755" w:rsidRDefault="00B64642" w:rsidP="00B64642">
      <w:pPr>
        <w:shd w:val="clear" w:color="auto" w:fill="C49A2A"/>
        <w:tabs>
          <w:tab w:val="center" w:pos="4680"/>
        </w:tabs>
        <w:spacing w:before="100" w:after="60"/>
      </w:pPr>
      <w:r>
        <w:rPr>
          <w:rFonts w:ascii="Calibri" w:eastAsia="Calibri" w:hAnsi="Calibri" w:cs="Calibri"/>
          <w:b/>
          <w:bCs/>
          <w:color w:val="FFFFFF"/>
          <w:sz w:val="24"/>
          <w:szCs w:val="24"/>
        </w:rPr>
        <w:tab/>
        <w:t xml:space="preserve">     Continue  →     </w:t>
      </w:r>
    </w:p>
    <w:p w14:paraId="6B9D1672" w14:textId="77777777" w:rsidR="00543755" w:rsidRPr="00FA44C1" w:rsidRDefault="00000000">
      <w:pPr>
        <w:spacing w:before="220" w:after="80"/>
        <w:rPr>
          <w:color w:val="EE0000"/>
        </w:rPr>
      </w:pPr>
      <w:r w:rsidRPr="00FA44C1">
        <w:rPr>
          <w:rFonts w:ascii="Georgia" w:eastAsia="Georgia" w:hAnsi="Georgia" w:cs="Georgia"/>
          <w:b/>
          <w:bCs/>
          <w:color w:val="EE0000"/>
          <w:sz w:val="22"/>
          <w:szCs w:val="22"/>
        </w:rPr>
        <w:t>Data written to the database on NR2 completion</w:t>
      </w:r>
    </w:p>
    <w:p w14:paraId="0473078F" w14:textId="77777777" w:rsidR="00543755" w:rsidRPr="00FA44C1" w:rsidRDefault="00000000">
      <w:pPr>
        <w:spacing w:before="30" w:after="30"/>
        <w:ind w:left="280"/>
        <w:rPr>
          <w:color w:val="EE0000"/>
        </w:rPr>
      </w:pPr>
      <w:r w:rsidRPr="00FA44C1">
        <w:rPr>
          <w:rFonts w:ascii="Calibri" w:eastAsia="Calibri" w:hAnsi="Calibri" w:cs="Calibri"/>
          <w:color w:val="EE0000"/>
        </w:rPr>
        <w:t>—  firstName — from this screen or pre-filled from Page 1B</w:t>
      </w:r>
    </w:p>
    <w:p w14:paraId="4BF59B0B" w14:textId="77777777" w:rsidR="00543755" w:rsidRPr="00FA44C1" w:rsidRDefault="00000000">
      <w:pPr>
        <w:spacing w:before="30" w:after="30"/>
        <w:ind w:left="280"/>
        <w:rPr>
          <w:color w:val="EE0000"/>
        </w:rPr>
      </w:pPr>
      <w:r w:rsidRPr="00FA44C1">
        <w:rPr>
          <w:rFonts w:ascii="Calibri" w:eastAsia="Calibri" w:hAnsi="Calibri" w:cs="Calibri"/>
          <w:color w:val="EE0000"/>
        </w:rPr>
        <w:t>—  lastName — from this screen or pre-filled from Page 1B</w:t>
      </w:r>
    </w:p>
    <w:p w14:paraId="2849C146" w14:textId="77777777" w:rsidR="00543755" w:rsidRPr="00FA44C1" w:rsidRDefault="00000000">
      <w:pPr>
        <w:spacing w:before="30" w:after="30"/>
        <w:ind w:left="280"/>
        <w:rPr>
          <w:color w:val="EE0000"/>
        </w:rPr>
      </w:pPr>
      <w:r w:rsidRPr="00FA44C1">
        <w:rPr>
          <w:rFonts w:ascii="Calibri" w:eastAsia="Calibri" w:hAnsi="Calibri" w:cs="Calibri"/>
          <w:color w:val="EE0000"/>
        </w:rPr>
        <w:t>—  preferredName — always collected fresh on this screen</w:t>
      </w:r>
    </w:p>
    <w:p w14:paraId="308870D3" w14:textId="77777777" w:rsidR="00543755" w:rsidRPr="00FA44C1" w:rsidRDefault="00000000">
      <w:pPr>
        <w:spacing w:before="30" w:after="30"/>
        <w:ind w:left="280"/>
        <w:rPr>
          <w:color w:val="EE0000"/>
        </w:rPr>
      </w:pPr>
      <w:r w:rsidRPr="00FA44C1">
        <w:rPr>
          <w:rFonts w:ascii="Calibri" w:eastAsia="Calibri" w:hAnsi="Calibri" w:cs="Calibri"/>
          <w:color w:val="EE0000"/>
        </w:rPr>
        <w:t>—  postalCode — pending Lynn confirmation (see BTO flag above)</w:t>
      </w:r>
    </w:p>
    <w:p w14:paraId="7D5D12AF" w14:textId="77777777" w:rsidR="00543755" w:rsidRPr="00FA44C1" w:rsidRDefault="00000000">
      <w:pPr>
        <w:spacing w:before="30" w:after="30"/>
        <w:ind w:left="280"/>
        <w:rPr>
          <w:color w:val="EE0000"/>
        </w:rPr>
      </w:pPr>
      <w:r w:rsidRPr="00FA44C1">
        <w:rPr>
          <w:rFonts w:ascii="Calibri" w:eastAsia="Calibri" w:hAnsi="Calibri" w:cs="Calibri"/>
          <w:color w:val="EE0000"/>
        </w:rPr>
        <w:t>—  ageConfirmed: true</w:t>
      </w:r>
    </w:p>
    <w:p w14:paraId="76A2C113" w14:textId="77777777" w:rsidR="00543755" w:rsidRPr="00FA44C1" w:rsidRDefault="00000000">
      <w:pPr>
        <w:spacing w:before="30" w:after="30"/>
        <w:ind w:left="280"/>
        <w:rPr>
          <w:color w:val="EE0000"/>
        </w:rPr>
      </w:pPr>
      <w:r w:rsidRPr="00FA44C1">
        <w:rPr>
          <w:rFonts w:ascii="Calibri" w:eastAsia="Calibri" w:hAnsi="Calibri" w:cs="Calibri"/>
          <w:color w:val="EE0000"/>
        </w:rPr>
        <w:t>—  ageConfirmedAt: timestamp</w:t>
      </w:r>
    </w:p>
    <w:p w14:paraId="5CD5FFB2" w14:textId="77777777" w:rsidR="00543755" w:rsidRPr="00FA44C1" w:rsidRDefault="00000000">
      <w:pPr>
        <w:spacing w:before="30" w:after="30"/>
        <w:ind w:left="280"/>
        <w:rPr>
          <w:color w:val="EE0000"/>
        </w:rPr>
      </w:pPr>
      <w:r w:rsidRPr="00FA44C1">
        <w:rPr>
          <w:rFonts w:ascii="Calibri" w:eastAsia="Calibri" w:hAnsi="Calibri" w:cs="Calibri"/>
          <w:color w:val="EE0000"/>
        </w:rPr>
        <w:t>—  registrationCompleteAt: timestamp</w:t>
      </w:r>
    </w:p>
    <w:p w14:paraId="18BF2B01" w14:textId="77777777" w:rsidR="00543755" w:rsidRPr="00FA44C1" w:rsidRDefault="00000000">
      <w:pPr>
        <w:pBdr>
          <w:top w:val="single" w:sz="2" w:space="0" w:color="E8DDD0"/>
        </w:pBdr>
        <w:spacing w:before="300" w:after="40"/>
        <w:jc w:val="center"/>
        <w:rPr>
          <w:color w:val="EE0000"/>
        </w:rPr>
      </w:pPr>
      <w:r w:rsidRPr="00FA44C1">
        <w:rPr>
          <w:rFonts w:ascii="Calibri" w:eastAsia="Calibri" w:hAnsi="Calibri" w:cs="Calibri"/>
          <w:color w:val="EE0000"/>
          <w:sz w:val="16"/>
          <w:szCs w:val="16"/>
        </w:rPr>
        <w:t>BestBaby.org  ·  BestBaby.Org Ltd  ·  Registered in Scotland  ·  SC899830</w:t>
      </w:r>
    </w:p>
    <w:p w14:paraId="78E188F2" w14:textId="77777777" w:rsidR="00543755" w:rsidRPr="00FA44C1" w:rsidRDefault="00000000">
      <w:pPr>
        <w:jc w:val="center"/>
        <w:rPr>
          <w:color w:val="EE0000"/>
        </w:rPr>
      </w:pPr>
      <w:r w:rsidRPr="00FA44C1">
        <w:rPr>
          <w:rFonts w:ascii="Calibri" w:eastAsia="Calibri" w:hAnsi="Calibri" w:cs="Calibri"/>
          <w:i/>
          <w:iCs/>
          <w:color w:val="EE0000"/>
          <w:sz w:val="15"/>
          <w:szCs w:val="15"/>
        </w:rPr>
        <w:t>Internal review document — not for external distribution</w:t>
      </w:r>
    </w:p>
    <w:sectPr w:rsidR="00543755" w:rsidRPr="00FA44C1">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8C0526"/>
    <w:multiLevelType w:val="hybridMultilevel"/>
    <w:tmpl w:val="808258FC"/>
    <w:lvl w:ilvl="0" w:tplc="0CF68070">
      <w:start w:val="1"/>
      <w:numFmt w:val="bullet"/>
      <w:lvlText w:val="●"/>
      <w:lvlJc w:val="left"/>
      <w:pPr>
        <w:ind w:left="720" w:hanging="360"/>
      </w:pPr>
    </w:lvl>
    <w:lvl w:ilvl="1" w:tplc="B0C4BEF8">
      <w:start w:val="1"/>
      <w:numFmt w:val="bullet"/>
      <w:lvlText w:val="○"/>
      <w:lvlJc w:val="left"/>
      <w:pPr>
        <w:ind w:left="1440" w:hanging="360"/>
      </w:pPr>
    </w:lvl>
    <w:lvl w:ilvl="2" w:tplc="CF907404">
      <w:start w:val="1"/>
      <w:numFmt w:val="bullet"/>
      <w:lvlText w:val="■"/>
      <w:lvlJc w:val="left"/>
      <w:pPr>
        <w:ind w:left="2160" w:hanging="360"/>
      </w:pPr>
    </w:lvl>
    <w:lvl w:ilvl="3" w:tplc="627C8468">
      <w:start w:val="1"/>
      <w:numFmt w:val="bullet"/>
      <w:lvlText w:val="●"/>
      <w:lvlJc w:val="left"/>
      <w:pPr>
        <w:ind w:left="2880" w:hanging="360"/>
      </w:pPr>
    </w:lvl>
    <w:lvl w:ilvl="4" w:tplc="1FF0C630">
      <w:start w:val="1"/>
      <w:numFmt w:val="bullet"/>
      <w:lvlText w:val="○"/>
      <w:lvlJc w:val="left"/>
      <w:pPr>
        <w:ind w:left="3600" w:hanging="360"/>
      </w:pPr>
    </w:lvl>
    <w:lvl w:ilvl="5" w:tplc="A778559E">
      <w:start w:val="1"/>
      <w:numFmt w:val="bullet"/>
      <w:lvlText w:val="■"/>
      <w:lvlJc w:val="left"/>
      <w:pPr>
        <w:ind w:left="4320" w:hanging="360"/>
      </w:pPr>
    </w:lvl>
    <w:lvl w:ilvl="6" w:tplc="F4CE27D8">
      <w:start w:val="1"/>
      <w:numFmt w:val="bullet"/>
      <w:lvlText w:val="●"/>
      <w:lvlJc w:val="left"/>
      <w:pPr>
        <w:ind w:left="5040" w:hanging="360"/>
      </w:pPr>
    </w:lvl>
    <w:lvl w:ilvl="7" w:tplc="D5BAEA8A">
      <w:start w:val="1"/>
      <w:numFmt w:val="bullet"/>
      <w:lvlText w:val="●"/>
      <w:lvlJc w:val="left"/>
      <w:pPr>
        <w:ind w:left="5760" w:hanging="360"/>
      </w:pPr>
    </w:lvl>
    <w:lvl w:ilvl="8" w:tplc="5FB886F0">
      <w:start w:val="1"/>
      <w:numFmt w:val="bullet"/>
      <w:lvlText w:val="●"/>
      <w:lvlJc w:val="left"/>
      <w:pPr>
        <w:ind w:left="6480" w:hanging="360"/>
      </w:pPr>
    </w:lvl>
  </w:abstractNum>
  <w:num w:numId="1" w16cid:durableId="81752863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mond, Lynn">
    <w15:presenceInfo w15:providerId="AD" w15:userId="S::LYR@bto.co.uk::6d63f797-845a-48c5-a29c-afdb34139d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755"/>
    <w:rsid w:val="000D0AF2"/>
    <w:rsid w:val="00104E95"/>
    <w:rsid w:val="001C4055"/>
    <w:rsid w:val="00433537"/>
    <w:rsid w:val="00543755"/>
    <w:rsid w:val="007D3A2F"/>
    <w:rsid w:val="008D1E19"/>
    <w:rsid w:val="00916BBE"/>
    <w:rsid w:val="0096797B"/>
    <w:rsid w:val="00A669D4"/>
    <w:rsid w:val="00A96966"/>
    <w:rsid w:val="00AD3DF7"/>
    <w:rsid w:val="00B64642"/>
    <w:rsid w:val="00D354F6"/>
    <w:rsid w:val="00DB2577"/>
    <w:rsid w:val="00DB4CD4"/>
    <w:rsid w:val="00FA44C1"/>
    <w:rsid w:val="00FD2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C2D3B"/>
  <w15:docId w15:val="{B35EFB09-C4B8-435C-9CC6-32B76B313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642"/>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Loucas George</cp:lastModifiedBy>
  <cp:revision>6</cp:revision>
  <dcterms:created xsi:type="dcterms:W3CDTF">2026-10-18T16:46:00Z</dcterms:created>
  <dcterms:modified xsi:type="dcterms:W3CDTF">2026-10-19T06:13:00Z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04219cfa-e09b-4efa-aa15-2afdbe3b2fdc</vt:lpwstr>
  </property>
</Properties>
</file>